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r w:rsidDel="00000000" w:rsidR="00000000" w:rsidRPr="00000000">
        <w:rPr>
          <w:rtl w:val="0"/>
        </w:rPr>
        <w:t xml:space="preserve">Petunjuk Penulisan Artikel Jurnal Tekno Insentif </w:t>
      </w:r>
    </w:p>
    <w:p w:rsidR="00000000" w:rsidDel="00000000" w:rsidP="00000000" w:rsidRDefault="00000000" w:rsidRPr="00000000" w14:paraId="00000002">
      <w:pPr>
        <w:pStyle w:val="Heading1"/>
        <w:pageBreakBefore w:val="0"/>
        <w:rPr/>
      </w:pPr>
      <w:r w:rsidDel="00000000" w:rsidR="00000000" w:rsidRPr="00000000">
        <w:rPr>
          <w:rtl w:val="0"/>
        </w:rPr>
        <w:t xml:space="preserve">LLDIKTI Wilayah IV</w:t>
      </w:r>
    </w:p>
    <w:p w:rsidR="00000000" w:rsidDel="00000000" w:rsidP="00000000" w:rsidRDefault="00000000" w:rsidRPr="00000000" w14:paraId="00000003">
      <w:pPr>
        <w:pageBreakBefore w:val="0"/>
        <w:jc w:val="center"/>
        <w:rPr>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ahoma" w:cs="Tahoma" w:eastAsia="Tahoma" w:hAnsi="Tahoma"/>
          <w:b w:val="1"/>
          <w:i w:val="0"/>
          <w:smallCaps w:val="1"/>
          <w:strike w:val="0"/>
          <w:color w:val="000000"/>
          <w:sz w:val="24"/>
          <w:szCs w:val="24"/>
          <w:u w:val="none"/>
          <w:shd w:fill="auto" w:val="clear"/>
          <w:vertAlign w:val="superscript"/>
        </w:rPr>
      </w:pPr>
      <w:r w:rsidDel="00000000" w:rsidR="00000000" w:rsidRPr="00000000">
        <w:rPr>
          <w:rFonts w:ascii="Tahoma" w:cs="Tahoma" w:eastAsia="Tahoma" w:hAnsi="Tahoma"/>
          <w:b w:val="1"/>
          <w:i w:val="0"/>
          <w:smallCaps w:val="1"/>
          <w:strike w:val="0"/>
          <w:color w:val="000000"/>
          <w:sz w:val="24"/>
          <w:szCs w:val="24"/>
          <w:u w:val="none"/>
          <w:shd w:fill="auto" w:val="clear"/>
          <w:vertAlign w:val="baseline"/>
          <w:rtl w:val="0"/>
        </w:rPr>
        <w:t xml:space="preserve">Nama Penulis 1</w:t>
      </w:r>
      <w:r w:rsidDel="00000000" w:rsidR="00000000" w:rsidRPr="00000000">
        <w:rPr>
          <w:rFonts w:ascii="Tahoma" w:cs="Tahoma" w:eastAsia="Tahoma" w:hAnsi="Tahoma"/>
          <w:b w:val="1"/>
          <w:i w:val="0"/>
          <w:smallCaps w:val="1"/>
          <w:strike w:val="0"/>
          <w:color w:val="000000"/>
          <w:sz w:val="24"/>
          <w:szCs w:val="24"/>
          <w:u w:val="none"/>
          <w:shd w:fill="auto" w:val="clear"/>
          <w:vertAlign w:val="superscript"/>
          <w:rtl w:val="0"/>
        </w:rPr>
        <w:t xml:space="preserve">1</w:t>
      </w:r>
      <w:r w:rsidDel="00000000" w:rsidR="00000000" w:rsidRPr="00000000">
        <w:rPr>
          <w:rFonts w:ascii="Tahoma" w:cs="Tahoma" w:eastAsia="Tahoma" w:hAnsi="Tahoma"/>
          <w:b w:val="1"/>
          <w:i w:val="0"/>
          <w:smallCaps w:val="1"/>
          <w:strike w:val="0"/>
          <w:color w:val="000000"/>
          <w:sz w:val="24"/>
          <w:szCs w:val="24"/>
          <w:u w:val="none"/>
          <w:shd w:fill="auto" w:val="clear"/>
          <w:vertAlign w:val="baseline"/>
          <w:rtl w:val="0"/>
        </w:rPr>
        <w:t xml:space="preserve">, Nama Penulis 2</w:t>
      </w:r>
      <w:r w:rsidDel="00000000" w:rsidR="00000000" w:rsidRPr="00000000">
        <w:rPr>
          <w:rFonts w:ascii="Tahoma" w:cs="Tahoma" w:eastAsia="Tahoma" w:hAnsi="Tahoma"/>
          <w:b w:val="1"/>
          <w:i w:val="0"/>
          <w:smallCaps w:val="1"/>
          <w:strike w:val="0"/>
          <w:color w:val="000000"/>
          <w:sz w:val="24"/>
          <w:szCs w:val="24"/>
          <w:u w:val="none"/>
          <w:shd w:fill="auto" w:val="clear"/>
          <w:vertAlign w:val="superscript"/>
          <w:rtl w:val="0"/>
        </w:rPr>
        <w:t xml:space="preserve">2</w:t>
      </w:r>
      <w:r w:rsidDel="00000000" w:rsidR="00000000" w:rsidRPr="00000000">
        <w:rPr>
          <w:rFonts w:ascii="Tahoma" w:cs="Tahoma" w:eastAsia="Tahoma" w:hAnsi="Tahoma"/>
          <w:b w:val="1"/>
          <w:i w:val="0"/>
          <w:smallCaps w:val="1"/>
          <w:strike w:val="0"/>
          <w:color w:val="000000"/>
          <w:sz w:val="24"/>
          <w:szCs w:val="24"/>
          <w:u w:val="none"/>
          <w:shd w:fill="auto" w:val="clear"/>
          <w:vertAlign w:val="baseline"/>
          <w:rtl w:val="0"/>
        </w:rPr>
        <w:t xml:space="preserve">, Nama Penulis 3</w:t>
      </w:r>
      <w:r w:rsidDel="00000000" w:rsidR="00000000" w:rsidRPr="00000000">
        <w:rPr>
          <w:rFonts w:ascii="Tahoma" w:cs="Tahoma" w:eastAsia="Tahoma" w:hAnsi="Tahoma"/>
          <w:b w:val="1"/>
          <w:i w:val="0"/>
          <w:smallCaps w:val="1"/>
          <w:strike w:val="0"/>
          <w:color w:val="000000"/>
          <w:sz w:val="24"/>
          <w:szCs w:val="24"/>
          <w:u w:val="none"/>
          <w:shd w:fill="auto" w:val="clear"/>
          <w:vertAlign w:val="superscript"/>
          <w:rtl w:val="0"/>
        </w:rPr>
        <w:t xml:space="preserve">3</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1</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Afiliasi Penulis 1 </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(institusi asal penulis 1)</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Indonesia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ff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Afiliasi Penulis 2 </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(institusi asal penulis 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Indonesia</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Afiliasi Penulis 2 </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(institusi asal penulis 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Indonesia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Email </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w:t>
      </w:r>
      <w:r w:rsidDel="00000000" w:rsidR="00000000" w:rsidRPr="00000000">
        <w:rPr>
          <w:rFonts w:ascii="Tahoma" w:cs="Tahoma" w:eastAsia="Tahoma" w:hAnsi="Tahoma"/>
          <w:b w:val="0"/>
          <w:i w:val="1"/>
          <w:smallCaps w:val="0"/>
          <w:strike w:val="0"/>
          <w:color w:val="ff0000"/>
          <w:sz w:val="22"/>
          <w:szCs w:val="22"/>
          <w:u w:val="none"/>
          <w:shd w:fill="auto" w:val="clear"/>
          <w:vertAlign w:val="baseline"/>
          <w:rtl w:val="0"/>
        </w:rPr>
        <w:t xml:space="preserve">penulis 1 saja</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pertama@afiliasi.ac.id</w:t>
      </w:r>
    </w:p>
    <w:p w:rsidR="00000000" w:rsidDel="00000000" w:rsidP="00000000" w:rsidRDefault="00000000" w:rsidRPr="00000000" w14:paraId="00000009">
      <w:pPr>
        <w:pageBreakBefore w:val="0"/>
        <w:rPr>
          <w:sz w:val="24"/>
          <w:szCs w:val="24"/>
        </w:rPr>
      </w:pPr>
      <w:r w:rsidDel="00000000" w:rsidR="00000000" w:rsidRPr="00000000">
        <w:rPr>
          <w:rtl w:val="0"/>
        </w:rPr>
      </w:r>
    </w:p>
    <w:p w:rsidR="00000000" w:rsidDel="00000000" w:rsidP="00000000" w:rsidRDefault="00000000" w:rsidRPr="00000000" w14:paraId="0000000A">
      <w:pPr>
        <w:pageBreakBefore w:val="0"/>
        <w:jc w:val="center"/>
        <w:rPr>
          <w:sz w:val="20"/>
          <w:szCs w:val="20"/>
        </w:rPr>
      </w:pPr>
      <w:r w:rsidDel="00000000" w:rsidR="00000000" w:rsidRPr="00000000">
        <w:rPr>
          <w:i w:val="1"/>
          <w:sz w:val="20"/>
          <w:szCs w:val="20"/>
          <w:rtl w:val="0"/>
        </w:rPr>
        <w:t xml:space="preserve">Received </w:t>
      </w:r>
      <w:r w:rsidDel="00000000" w:rsidR="00000000" w:rsidRPr="00000000">
        <w:rPr>
          <w:sz w:val="20"/>
          <w:szCs w:val="20"/>
          <w:rtl w:val="0"/>
        </w:rPr>
        <w:t xml:space="preserve">30 November 201x</w:t>
      </w:r>
      <w:r w:rsidDel="00000000" w:rsidR="00000000" w:rsidRPr="00000000">
        <w:rPr>
          <w:b w:val="1"/>
          <w:i w:val="1"/>
          <w:sz w:val="20"/>
          <w:szCs w:val="20"/>
          <w:rtl w:val="0"/>
        </w:rPr>
        <w:t xml:space="preserve"> </w:t>
      </w:r>
      <w:r w:rsidDel="00000000" w:rsidR="00000000" w:rsidRPr="00000000">
        <w:rPr>
          <w:b w:val="1"/>
          <w:sz w:val="20"/>
          <w:szCs w:val="20"/>
          <w:rtl w:val="0"/>
        </w:rPr>
        <w:t xml:space="preserve">|</w:t>
      </w:r>
      <w:r w:rsidDel="00000000" w:rsidR="00000000" w:rsidRPr="00000000">
        <w:rPr>
          <w:i w:val="1"/>
          <w:sz w:val="20"/>
          <w:szCs w:val="20"/>
          <w:rtl w:val="0"/>
        </w:rPr>
        <w:t xml:space="preserve"> Revised </w:t>
      </w:r>
      <w:r w:rsidDel="00000000" w:rsidR="00000000" w:rsidRPr="00000000">
        <w:rPr>
          <w:sz w:val="20"/>
          <w:szCs w:val="20"/>
          <w:rtl w:val="0"/>
        </w:rPr>
        <w:t xml:space="preserve">30 Desember 201x</w:t>
      </w:r>
      <w:r w:rsidDel="00000000" w:rsidR="00000000" w:rsidRPr="00000000">
        <w:rPr>
          <w:i w:val="1"/>
          <w:sz w:val="20"/>
          <w:szCs w:val="20"/>
          <w:rtl w:val="0"/>
        </w:rPr>
        <w:t xml:space="preserve"> </w:t>
      </w:r>
      <w:r w:rsidDel="00000000" w:rsidR="00000000" w:rsidRPr="00000000">
        <w:rPr>
          <w:b w:val="1"/>
          <w:sz w:val="20"/>
          <w:szCs w:val="20"/>
          <w:rtl w:val="0"/>
        </w:rPr>
        <w:t xml:space="preserve">|</w:t>
      </w:r>
      <w:r w:rsidDel="00000000" w:rsidR="00000000" w:rsidRPr="00000000">
        <w:rPr>
          <w:i w:val="1"/>
          <w:sz w:val="20"/>
          <w:szCs w:val="20"/>
          <w:rtl w:val="0"/>
        </w:rPr>
        <w:t xml:space="preserve"> Accepted </w:t>
      </w:r>
      <w:r w:rsidDel="00000000" w:rsidR="00000000" w:rsidRPr="00000000">
        <w:rPr>
          <w:sz w:val="20"/>
          <w:szCs w:val="20"/>
          <w:rtl w:val="0"/>
        </w:rPr>
        <w:t xml:space="preserve">30 Januari 201x</w:t>
      </w:r>
    </w:p>
    <w:p w:rsidR="00000000" w:rsidDel="00000000" w:rsidP="00000000" w:rsidRDefault="00000000" w:rsidRPr="00000000" w14:paraId="0000000B">
      <w:pPr>
        <w:pageBreakBefore w:val="0"/>
        <w:jc w:val="center"/>
        <w:rPr>
          <w:i w:val="1"/>
          <w:sz w:val="20"/>
          <w:szCs w:val="20"/>
        </w:rPr>
      </w:pPr>
      <w:r w:rsidDel="00000000" w:rsidR="00000000" w:rsidRPr="00000000">
        <w:rPr>
          <w:rtl w:val="0"/>
        </w:rPr>
      </w:r>
    </w:p>
    <w:p w:rsidR="00000000" w:rsidDel="00000000" w:rsidP="00000000" w:rsidRDefault="00000000" w:rsidRPr="00000000" w14:paraId="0000000C">
      <w:pPr>
        <w:pageBreakBefore w:val="0"/>
        <w:rPr>
          <w:sz w:val="24"/>
          <w:szCs w:val="24"/>
        </w:rPr>
      </w:pPr>
      <w:r w:rsidDel="00000000" w:rsidR="00000000" w:rsidRPr="00000000">
        <w:rPr>
          <w:rtl w:val="0"/>
        </w:rPr>
      </w:r>
    </w:p>
    <w:p w:rsidR="00000000" w:rsidDel="00000000" w:rsidP="00000000" w:rsidRDefault="00000000" w:rsidRPr="00000000" w14:paraId="0000000D">
      <w:pPr>
        <w:pStyle w:val="Heading2"/>
        <w:pageBreakBefore w:val="0"/>
        <w:rPr>
          <w:i w:val="1"/>
        </w:rPr>
      </w:pPr>
      <w:r w:rsidDel="00000000" w:rsidR="00000000" w:rsidRPr="00000000">
        <w:rPr>
          <w:rtl w:val="0"/>
        </w:rPr>
        <w:t xml:space="preserve">Abstrak</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567"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Jurnal Tekno Insentif memiliki fokus pada  bidang kajian ilmiah Teknik. Untuk memudahkan proses penyuntingan, para penulis disarankan untuk mengikuti petunjuk penulisan artikel ini secara keseluruhan. Format dan syle yang terdapat dalam file ini sudah sesuai dengan spesifikasi yang tertulis dalam petunjuk penulisan, sehingga file ini dapat digunakan sebagai template. Jumlah halaman penulisan adalah antara 10 sampai 15 halaman, termasuk di dalamnya gambar, tabel, daftar rujukan, dan abstrak dalam Bahasa Indonesia dan Bahasa Inggris. Artikel diserahkan kepada pengelola jurnal berupa softcopy dalam format MS Word (.doc atau .docx) melalui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Open Journal System</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(OJS) </w:t>
      </w:r>
      <w:hyperlink r:id="rId7">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https://jurnal.lldikti4.or.id/index.php/jurnaltekno</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Abstrak bahasa indonesia dan bahasa inggris harus di halaman yang sama yaitu halaman pertama. Pada abstrak berisi rangkuman dari latar belakang, metoda, dan hasil penelitian, dengan jumlah karakter maksimum adalah 150 karakter.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567"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Kata kunci</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petunjuk penulisan, template dokumen, format, style, abstrak</w:t>
      </w:r>
    </w:p>
    <w:p w:rsidR="00000000" w:rsidDel="00000000" w:rsidP="00000000" w:rsidRDefault="00000000" w:rsidRPr="00000000" w14:paraId="00000010">
      <w:pPr>
        <w:pStyle w:val="Heading2"/>
        <w:pageBreakBefore w:val="0"/>
        <w:spacing w:before="120" w:lineRule="auto"/>
        <w:rPr>
          <w:i w:val="1"/>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630" w:right="521" w:firstLine="0"/>
        <w:jc w:val="both"/>
        <w:rPr>
          <w:rFonts w:ascii="Tahoma" w:cs="Tahoma" w:eastAsia="Tahoma" w:hAnsi="Tahoma"/>
          <w:b w:val="0"/>
          <w:i w:val="1"/>
          <w:smallCaps w:val="0"/>
          <w:strike w:val="0"/>
          <w:color w:val="000000"/>
          <w:sz w:val="22"/>
          <w:szCs w:val="22"/>
          <w:u w:val="none"/>
          <w:shd w:fill="auto" w:val="clear"/>
          <w:vertAlign w:val="baseline"/>
        </w:rPr>
      </w:pP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The Tekno Insentif Journal has a focus on the field of scientific studies in Engineering. To facilitate the editing process, the authors are encouraged to follow the guidelines for writing this article as a whole. The format and style contained in this file are in accordance with the specifications written in the writing instructions, so this file can be used as a template. The number of pages is between 10 to 15 pages, including images, tables, lists of references, and abstracts in Bahasa and English. Articles are submitted in MS Word format (.doc or .docx) through the Open Journal System (OJS). Bahasa and English Abstract should be on the same page that is the first page. The abstract contains a summary of backgrounds, methods, and research results, with the maximum number of characters being 150.</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567" w:firstLine="0"/>
        <w:jc w:val="both"/>
        <w:rPr>
          <w:rFonts w:ascii="Tahoma" w:cs="Tahoma" w:eastAsia="Tahoma" w:hAnsi="Tahoma"/>
          <w:b w:val="0"/>
          <w:i w:val="1"/>
          <w:smallCaps w:val="0"/>
          <w:strike w:val="0"/>
          <w:color w:val="000000"/>
          <w:sz w:val="22"/>
          <w:szCs w:val="22"/>
          <w:u w:val="none"/>
          <w:shd w:fill="auto" w:val="clear"/>
          <w:vertAlign w:val="baseline"/>
        </w:rPr>
      </w:pP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Keywords</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author’s guideline, document’s template, format, style, abstract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567" w:right="567" w:firstLine="0"/>
        <w:jc w:val="both"/>
        <w:rPr>
          <w:rFonts w:ascii="Tahoma" w:cs="Tahoma" w:eastAsia="Tahoma" w:hAnsi="Tahoma"/>
          <w:b w:val="0"/>
          <w:i w:val="1"/>
          <w:smallCaps w:val="0"/>
          <w:strike w:val="0"/>
          <w:color w:val="000000"/>
          <w:sz w:val="22"/>
          <w:szCs w:val="22"/>
          <w:u w:val="none"/>
          <w:shd w:fill="auto" w:val="clear"/>
          <w:vertAlign w:val="baseline"/>
        </w:rPr>
        <w:sectPr>
          <w:headerReference r:id="rId8" w:type="default"/>
          <w:headerReference r:id="rId9" w:type="even"/>
          <w:footerReference r:id="rId10" w:type="default"/>
          <w:footerReference r:id="rId11" w:type="even"/>
          <w:pgSz w:h="16840" w:w="11907" w:orient="portrait"/>
          <w:pgMar w:bottom="1418" w:top="2268" w:left="1418" w:right="1418" w:header="851" w:footer="1134"/>
          <w:pgNumType w:start="1"/>
        </w:sectPr>
      </w:pPr>
      <w:r w:rsidDel="00000000" w:rsidR="00000000" w:rsidRPr="00000000">
        <w:rPr>
          <w:rtl w:val="0"/>
        </w:rPr>
      </w:r>
    </w:p>
    <w:p w:rsidR="00000000" w:rsidDel="00000000" w:rsidP="00000000" w:rsidRDefault="00000000" w:rsidRPr="00000000" w14:paraId="00000014">
      <w:pPr>
        <w:pStyle w:val="Heading2"/>
        <w:pageBreakBefore w:val="0"/>
        <w:rPr>
          <w:sz w:val="24"/>
          <w:szCs w:val="24"/>
        </w:rPr>
      </w:pPr>
      <w:r w:rsidDel="00000000" w:rsidR="00000000" w:rsidRPr="00000000">
        <w:rPr>
          <w:sz w:val="24"/>
          <w:szCs w:val="24"/>
          <w:rtl w:val="0"/>
        </w:rPr>
        <w:t xml:space="preserve">1. </w:t>
      </w:r>
      <w:r w:rsidDel="00000000" w:rsidR="00000000" w:rsidRPr="00000000">
        <w:rPr>
          <w:rtl w:val="0"/>
        </w:rPr>
        <w:t xml:space="preserve">PENDAHULUAN</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Dengan tujuan untuk menjaga kualitas penampilan artikel di dalam jurnal, para penulis diharuskan memperhatikan dengan seksama seluruh ketentuan yang dijelaskan di bawah ini. Mohon diperhatikan bahwa format artikel dan tingkat plagiasi (menggunakan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software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iThenticate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akan diperiksa terlebih dahulu oleh Redaksi Pelaksana. Dewan Redaksi akan mengembalikan artikel yang dikirimkan namun </w:t>
      </w:r>
      <w:r w:rsidDel="00000000" w:rsidR="00000000" w:rsidRPr="00000000">
        <w:rPr>
          <w:rFonts w:ascii="Tahoma" w:cs="Tahoma" w:eastAsia="Tahoma" w:hAnsi="Tahoma"/>
          <w:b w:val="1"/>
          <w:i w:val="0"/>
          <w:smallCaps w:val="0"/>
          <w:strike w:val="0"/>
          <w:color w:val="000000"/>
          <w:sz w:val="22"/>
          <w:szCs w:val="22"/>
          <w:u w:val="single"/>
          <w:shd w:fill="auto" w:val="clear"/>
          <w:vertAlign w:val="baseline"/>
          <w:rtl w:val="0"/>
        </w:rPr>
        <w:t xml:space="preserve">menyimpang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dari ketentuan penulisan ini, sebelum diperiksakan kepada Mitra Bestari (Reviewer/Pakar) yang sesuai dengan bidang keilmuan artikel. Begitupun halnya, apabila tingkat plagiasi melebihi batas yang telah ditentukan oleh dewan redaksi. Keputusan Mitra Bestari mengenai kelayakan artikel untuk dimuat dalam jurnal bersifat mutlak dan sepenuhnya menjadi hak Jurnal. Review oleh Mitra Bestari dilakukan secara anonim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peer</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blind-review</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yaitu kedua belah pihak tidak saling mengetahui. Jika dibutuhkan, penulis selalu dapat berkonsultasi dengan Dewan Redaksi mengenai pemuatan artikel dalam jurnal.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(Meier, 2012) (Atzori, dkk, 2012)</w:t>
      </w:r>
    </w:p>
    <w:p w:rsidR="00000000" w:rsidDel="00000000" w:rsidP="00000000" w:rsidRDefault="00000000" w:rsidRPr="00000000" w14:paraId="00000016">
      <w:pPr>
        <w:pStyle w:val="Heading2"/>
        <w:pageBreakBefore w:val="0"/>
        <w:spacing w:before="480" w:lineRule="auto"/>
        <w:rPr/>
      </w:pPr>
      <w:r w:rsidDel="00000000" w:rsidR="00000000" w:rsidRPr="00000000">
        <w:rPr>
          <w:rtl w:val="0"/>
        </w:rPr>
        <w:t xml:space="preserve">2. format umum</w:t>
      </w:r>
    </w:p>
    <w:p w:rsidR="00000000" w:rsidDel="00000000" w:rsidP="00000000" w:rsidRDefault="00000000" w:rsidRPr="00000000" w14:paraId="00000017">
      <w:pPr>
        <w:pStyle w:val="Heading3"/>
        <w:pageBreakBefore w:val="0"/>
        <w:rPr/>
      </w:pPr>
      <w:r w:rsidDel="00000000" w:rsidR="00000000" w:rsidRPr="00000000">
        <w:rPr>
          <w:rtl w:val="0"/>
        </w:rPr>
        <w:t xml:space="preserve">2.1 </w:t>
      </w:r>
      <w:r w:rsidDel="00000000" w:rsidR="00000000" w:rsidRPr="00000000">
        <w:rPr>
          <w:i w:val="1"/>
          <w:rtl w:val="0"/>
        </w:rPr>
        <w:t xml:space="preserve">Layout</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Badan dari artikel harus tersusun dalam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satu kolom</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Dokumen ini dipersiapkan dalam format yang harus digunakan oleh setiap penulis dalam artikelnya. Untuk menjaga mutu penampilan jurnal, setiap artikel yang dikirim harus sesuai dengan spesifikasi berikut ini:</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Ukuran kertas A4 (21 cm x 29,7 cm) </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Pada halaman ke 1,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margin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atas (jarak antara ujung atas kertas terhadap bagian atas dari baris pertama dari judul) sebesar 4,0 cm. Sedangkan pada halaman ke 2 dan seterusnya,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margin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atas sebesar 3,0 cm.</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Margin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kiri, bawah dan kanan untuk seluruh halaman artikel adalah sebesar 2,5 cm.</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Jarak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dari tepi kertas sebesar 1,5 cm, sedangkan untuk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2 cm.</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Jumlah halaman untuk setiap artikel adalah ANTARA 10-15 HALAMAN</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0" w:right="0" w:hanging="585"/>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File petunjuk penulisan ini telah menggunakan aturan dan format penulisan baku yang disarankan, sehingga dapat langsung dijadikan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template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Style w:val="Heading3"/>
        <w:pageBreakBefore w:val="0"/>
        <w:rPr/>
      </w:pPr>
      <w:r w:rsidDel="00000000" w:rsidR="00000000" w:rsidRPr="00000000">
        <w:rPr>
          <w:rtl w:val="0"/>
        </w:rPr>
        <w:t xml:space="preserve">2.2  Ketentuan untuk huruf dan paragraf</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Font yang digunakan adalah Tahoma untuk semua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style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Ukuran huruf yang harus digunakan dalam artikel adalah 18</w:t>
      </w:r>
      <w:r w:rsidDel="00000000" w:rsidR="00000000" w:rsidRPr="00000000">
        <w:rPr>
          <w:rFonts w:ascii="Tahoma" w:cs="Tahoma" w:eastAsia="Tahoma" w:hAnsi="Tahoma"/>
          <w:b w:val="0"/>
          <w:i w:val="0"/>
          <w:smallCaps w:val="0"/>
          <w:strike w:val="0"/>
          <w:color w:val="ff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point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(untuk judul), 12 point (untuk nama penulis, afiliasi, dan alamat email), 11 point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italic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(untuk abstrak dan kata kunci), 11 point (untuk badan tulisan dan judul bagian</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maupun subbagian), serta 10 point (untuk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Rumus-rumus matematika harus berupa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Equation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berukuran 11 point (menu tab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Insert Equation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ukuran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subscripts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and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superscripts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yang sedikit lebih kecil (10 point), seperti yang ditunjukan pada Persamaan (1)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dengan diawali huruf kapital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1"/>
        </w:tabs>
        <w:spacing w:after="240" w:before="0" w:line="240" w:lineRule="auto"/>
        <w:ind w:left="2520" w:right="0" w:firstLine="0"/>
        <w:jc w:val="center"/>
        <w:rPr>
          <w:rFonts w:ascii="Tahoma" w:cs="Tahoma" w:eastAsia="Tahoma" w:hAnsi="Tahoma"/>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A=π</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x+a</m:t>
                </m: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n</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k</m:t>
                </m:r>
              </m:den>
            </m:f>
          </m:e>
        </m:d>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k</m:t>
            </m:r>
          </m:sup>
        </m:sSup>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n-k</m:t>
            </m:r>
          </m:sup>
        </m:sSup>
      </m:oMath>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t xml:space="preserve">(1)</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Judul ditulis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bagian atas pada halaman pertama. Nama penulis (tanpa gelar) diletakkan di bawah judul, dilanjutkan dengan afiliasi dan alamat email penulis pertama, semua ditempatkan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Judul Abstrak harus ditulis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setelah identitas penulis, dengan isi abstrak berukuran 11 point miring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italic</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serta ditulis dalam dua bahasa yaitu Bahasa Indonesia dan Bahasa Inggris. Abstrak ditulis rata kiri kanan dengan margin kiri dan kanan sebesar 3,5 cm (menjorok</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 cm dari margin halaman). Abstrak berbahasa Inggris ditulis setelah abstrak berbahasa Indonesia. Jumlah kata maksimum dalam setiap abstrak adalah maksimum 150 kata. Kata kunci dicantumkan setelah abstrak, berjumlah antara  5 (lima) sampai 6 (enam) buah kata kunci yang ditulis dengan ukuran huruf 11 point miring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italic</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untuk menunjukkan subyek permasalahan artikel anda, sekaligus untuk keperluan pengindeksan.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Perlu diperhatikan bahwa tata cara penulisan paragraf yang diberlakukan adalah cara lurus, sehingga awal paragraf tidak diletakkan menjorok ke dalam. Beri jarak 1 spasi (12 point) antar paragraf. Perhatikan juga ketentuan penulisan paragraf yang baik, antara lain jumlah kalimat dalam setiap paragraf, adanya kalimat utama, satu paragraf mengandung hanya satu gagasan utama, dan ketentuan baku lainnya.</w:t>
      </w:r>
    </w:p>
    <w:p w:rsidR="00000000" w:rsidDel="00000000" w:rsidP="00000000" w:rsidRDefault="00000000" w:rsidRPr="00000000" w14:paraId="00000026">
      <w:pPr>
        <w:pStyle w:val="Heading3"/>
        <w:pageBreakBefore w:val="0"/>
        <w:rPr/>
      </w:pPr>
      <w:r w:rsidDel="00000000" w:rsidR="00000000" w:rsidRPr="00000000">
        <w:rPr>
          <w:rtl w:val="0"/>
        </w:rPr>
        <w:t xml:space="preserve">2.3  Penulisan Judul</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Artikel: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Judul artikel</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harus ditulis dengan huruf kapital pada setiap awal kata, kecuali untuk kata sambung. Judul yang lebih dari dua baris disusun membentuk piramida terbalik. Pada halaman pertama dari petunjuk penulisan ini terdapat contoh penulisan yang dikehendaki. Jumlah kata pada judul yang disarankan dalam penulisan artikel adalah maksimal 12 suku kata.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Bagian: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Judul bagian</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harus ditulis seluruhnya dengan huruf kapital dalam jenis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tanpa garis bawah, dan diletakkan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dan diberi nomor dengan angka.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Subbagian: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Judul subbagian</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harus ditulis dalam jenis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lower case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huruf kapital di awal kata, dan diletakkan tanpa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indent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(tidak menjorok). Subbagian diberi nomor yang diawali oleh nomor bagian.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Sub-subbagian: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Sub-subbagian</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ditulis dalam jenis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diberi nomor berurut yang diawali oleh nomor subbagian. Judul Sub-subbagian diletakkan tanpa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indent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(tidak menjorok). Meskipun Jurnal ini mengatur format Judul Sub-subbagian, sedapat mungkin sub-subbagian ini dihindari penggunaannya. Tidak direkomendasikan adanya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heading</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yang lebih rendah daripada Judul Sub-subbagian.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Judul Gambar/Tabel: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Judul gambar atau tabel ditulis dengan font ukuran 10 point,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lower case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huruf kapital di awal kata, dan semuanya diletakkan di tengah. Gambar diberi nomor secara berurut, demikian juga dengan Tabel. Judul gambar diletakkan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di bawah</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gambar, sedangkan judul tabel diletakkan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di</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atas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tabel. Judul gambar atau tabel yang lebih dari satu baris dituliskan seperti piramida terbalik. </w:t>
      </w:r>
    </w:p>
    <w:p w:rsidR="00000000" w:rsidDel="00000000" w:rsidP="00000000" w:rsidRDefault="00000000" w:rsidRPr="00000000" w14:paraId="0000002C">
      <w:pPr>
        <w:pStyle w:val="Heading3"/>
        <w:pageBreakBefore w:val="0"/>
        <w:rPr>
          <w:i w:val="1"/>
        </w:rPr>
      </w:pPr>
      <w:r w:rsidDel="00000000" w:rsidR="00000000" w:rsidRPr="00000000">
        <w:rPr>
          <w:rtl w:val="0"/>
        </w:rPr>
        <w:t xml:space="preserve">2.4 Penulisan </w:t>
      </w:r>
      <w:r w:rsidDel="00000000" w:rsidR="00000000" w:rsidRPr="00000000">
        <w:rPr>
          <w:i w:val="1"/>
          <w:rtl w:val="0"/>
        </w:rPr>
        <w:t xml:space="preserve">Header</w:t>
      </w:r>
      <w:r w:rsidDel="00000000" w:rsidR="00000000" w:rsidRPr="00000000">
        <w:rPr>
          <w:rtl w:val="0"/>
        </w:rPr>
        <w:t xml:space="preserve"> dan </w:t>
      </w:r>
      <w:r w:rsidDel="00000000" w:rsidR="00000000" w:rsidRPr="00000000">
        <w:rPr>
          <w:i w:val="1"/>
          <w:rtl w:val="0"/>
        </w:rPr>
        <w:t xml:space="preserve">Footer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Format untuk semua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dalam template ini dapat langsung digunakan. Khusus untuk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halaman pertama dan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semua halaman.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ff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Header halaman pertama:</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Header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pada halaman pertama terdiri dari judul jurnal, DOI Jurnal, dan nomor Jurnal yang akan dimutakhirkan oleh Redaksi. Header tersebut ditulis dengan huruf Tahoma berukuran 10 point. </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Header pada nomor halaman genap</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Header pada nomor halaman genap terdiri dari nama-nama belakang penulis artikel, dalam huruf Tahoma berukuran 10 point ditulis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Jika artikel ditulis oleh lebih dari sama dengan 3 orang, maka hanya tuliskan nama belakang penulis pertama saja, diimbuhi dengan kata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dkk.</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sesudahnya.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Header pada nomor halaman ganjil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Header pada nomor halaman ganjil terdiri dari judul artikel dalam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lower case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huruf kapital di awal kata, huruf Tahoma berukuran 10 point, yang ditulis di tengah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centered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Seluruh halaman dalam artikel mempunyai bentuk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yang sama.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Footer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terdiri dari tulisan “[Nama Jurnal]” diikuti dengan garis penghubung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dash</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dan nomor halaman yang dimulai dengan angka 1 pada halaman pertama dalam huruf Tahoma berukuran 10 point. Nomor halaman akan dimutakhirkan oleh Redaksi pada saat dimuat.</w:t>
      </w:r>
    </w:p>
    <w:p w:rsidR="00000000" w:rsidDel="00000000" w:rsidP="00000000" w:rsidRDefault="00000000" w:rsidRPr="00000000" w14:paraId="00000032">
      <w:pPr>
        <w:pStyle w:val="Heading3"/>
        <w:pageBreakBefore w:val="0"/>
        <w:rPr/>
      </w:pPr>
      <w:r w:rsidDel="00000000" w:rsidR="00000000" w:rsidRPr="00000000">
        <w:rPr>
          <w:rtl w:val="0"/>
        </w:rPr>
        <w:t xml:space="preserve">2.5 Penulisan sumber dan Daftar Rujukan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Kehati-hatian dalam penulisan sumber dan Daftar Rujukan merupakan satu keharusan agar penulis dapat terhindar dari plagiarisme. Untuk itu, penulis dianjurkan untuk mengikuti secara ketat ketentuan penulisan sumber dan Daftar Rujukan dalam panduan ini. Penulis artikel bertanggungjawab sepenuhnya atas penulisan rujukan, sumber rujukan, dan Daftar Rujukan. Semua sumber yang dicantum dalam Daftar Rujukan harus dirujuk dalam badan tulisan, dan hanya pustaka yang dirujuk di dalam tulisan yang dicantumkan dalam Daftar Rujukan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References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bukan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Bibliography</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Sumber dituliskan dengan mengikuti tatacara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style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yang dikeluarkan oleh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APA</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yaitu dengan mencantumkan nama belakang penulis sumber yang dirujuk, diikuti dengan angka tahun. Daftar Rujukan juga ditulis dengan mengikuti tata cara urutan abjad dimulai dari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huruf A sampai dengan Z</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Contoh penulisan Daftar Rujukan dapat dilihat pada bagian terakhir petunjuk ini. Penulisan daftar rujukan dan cara mensitasi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diwajibkan</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menggunakan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software reference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seperti mendeley, endnote, word reference, dan lainnya.</w:t>
      </w:r>
    </w:p>
    <w:p w:rsidR="00000000" w:rsidDel="00000000" w:rsidP="00000000" w:rsidRDefault="00000000" w:rsidRPr="00000000" w14:paraId="00000034">
      <w:pPr>
        <w:pStyle w:val="Heading3"/>
        <w:pageBreakBefore w:val="0"/>
        <w:rPr/>
      </w:pPr>
      <w:r w:rsidDel="00000000" w:rsidR="00000000" w:rsidRPr="00000000">
        <w:rPr>
          <w:rtl w:val="0"/>
        </w:rPr>
        <w:t xml:space="preserve">2.6 Gambar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Hanya gambar yang memiliki relevansi secara langsung dengan paparan yang boleh dicantumkan dalam artikel. Gambar diletakkan di tengah, di tempat yang paling relevan dengan kalimat yang merujuknya dalam artikel. Setiap gambar (foto, grafik, dan diagram) dalam artikel harus dilengkapi dengan keterangan/judul gambar dan nomor gambar berurutan, ditulis di bawah gambar pada posisi tengah dengan font ukuran 10 pt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bold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Misalnya: “Gambar 1. Trend ASFR di Afrika”. Gambar harus relevan secara langsung dengan artikel, dan selalu dirujuk dalam artikel (disebut sebagai “Gambar 1”,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dengan diawali huruf kapital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Penulis bertanggungjawab sepenuhnya terhadap kualitas gambar yang dicantumkan. Jurnal dapat menerima gambar berwarna, namun tidak akan melakukan koreksi apapun terhadap kualitasnya. Semua gambar sebaiknya dikompres sehingga memiliki resolusi maksimum 220 dpi, dan hapus selalu bagian yang di-</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crop</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Jika gambar diambil dari sumber lain, selalu cantumkan sumber dari mana gambar tersebut diambil sebagai bagian dari judul gambar. Redaksi dapat menyesuaikan ukuran dan resolusi gambar jika dibutuhkan. Seluruh gambar tidak diperkenankan mengambil dari sumber lain, akan tetapi harus original dibuat oleh penulis.</w:t>
      </w:r>
    </w:p>
    <w:p w:rsidR="00000000" w:rsidDel="00000000" w:rsidP="00000000" w:rsidRDefault="00000000" w:rsidRPr="00000000" w14:paraId="00000036">
      <w:pPr>
        <w:pageBreakBefore w:val="0"/>
        <w:jc w:val="center"/>
        <w:rPr>
          <w:b w:val="1"/>
          <w:sz w:val="18"/>
          <w:szCs w:val="18"/>
        </w:rPr>
      </w:pPr>
      <w:r w:rsidDel="00000000" w:rsidR="00000000" w:rsidRPr="00000000">
        <w:rPr/>
        <w:drawing>
          <wp:inline distB="0" distT="0" distL="0" distR="0">
            <wp:extent cx="1638467" cy="1598622"/>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638467" cy="1598622"/>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Gambar 1. Trend ASFR Afrika </w:t>
      </w:r>
    </w:p>
    <w:p w:rsidR="00000000" w:rsidDel="00000000" w:rsidP="00000000" w:rsidRDefault="00000000" w:rsidRPr="00000000" w14:paraId="00000038">
      <w:pPr>
        <w:pageBreakBefore w:val="0"/>
        <w:rPr>
          <w:b w:val="1"/>
        </w:rPr>
      </w:pPr>
      <w:r w:rsidDel="00000000" w:rsidR="00000000" w:rsidRPr="00000000">
        <w:rPr>
          <w:b w:val="1"/>
          <w:rtl w:val="0"/>
        </w:rPr>
        <w:t xml:space="preserve">2.7 Tabel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Hanya tabel yang memiliki relevansi langsung dengan paparan yang boleh dicantumkan dalam artikel. Tabel diletakkan di tengah, di tempat yang paling relevan dengan kalimat yang merujuknya dalam artikel. Setiap tabel harus mempunyai judul dan nomor tabel berurutan, ditulis di atas setiap tabel pada posisi tengah dengan font tulisan serupa dengan gambar, seperti “Tabel 1. Perbandingan Jumlah Penduduk per Kecamatan Tahun 2010”. Tabel dirujuk dalam artikel sebagai “Tabel 1”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dengan diawali huruf kapital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Ukuran huruf untuk isi tabel disesuaikan dengan kebutuhan, dengan memperhatikan keterbacaan. Jika sangat dibutuhkan, jenis huruf pun bisa disesuaikan dengan huruf yang lebih ramping seperti misalnya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Arial Narrow</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Tabel 1. Perbandingan Jumlah Penduduk Per Kecamatan Tahun 2010</w:t>
      </w:r>
    </w:p>
    <w:tbl>
      <w:tblPr>
        <w:tblStyle w:val="Table1"/>
        <w:tblW w:w="90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2250"/>
        <w:gridCol w:w="2250"/>
        <w:gridCol w:w="2322"/>
        <w:tblGridChange w:id="0">
          <w:tblGrid>
            <w:gridCol w:w="2250"/>
            <w:gridCol w:w="2250"/>
            <w:gridCol w:w="2250"/>
            <w:gridCol w:w="2322"/>
          </w:tblGrid>
        </w:tblGridChange>
      </w:tblGrid>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Kepala tabel kolom 1</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Kepala tabel kolom 2</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Kepala tabel kolom 3</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Kepala tabel kolom 4</w:t>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11</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12</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13</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14</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21</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22</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23</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Isi 24</w:t>
            </w:r>
          </w:p>
        </w:tc>
      </w:tr>
    </w:tbl>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Style w:val="Heading2"/>
        <w:pageBreakBefore w:val="0"/>
        <w:spacing w:before="360" w:lineRule="auto"/>
        <w:rPr/>
      </w:pPr>
      <w:r w:rsidDel="00000000" w:rsidR="00000000" w:rsidRPr="00000000">
        <w:rPr>
          <w:rtl w:val="0"/>
        </w:rPr>
        <w:t xml:space="preserve">3. format isi</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Paparan dalam artikel dituliskan sesuai dengan kaidah penulisan artikel ilmiah yang baik. Pada dasarnya, artikel terdiri dari bagian:</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Pendahuluan</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Metode</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Hasil dan Pembahasan</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Kesimpulan</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Daftar Rujukan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Standar penulisan badan tulisan juga merujuk kepada penulisan artikel ilmiah yang baik. Sedapat mungkin poin pemikiran penulis dituangkan dalam bentuk paragraf, dan bukan dengan penulisan enumerasi menggunakan nomor. Penggunaan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bullet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sama sekali tidak dianjurkan. Jika tulisan dengan bullet membentuk kalimat lengkap, maka tuliskan saja sebagai kalimat dalam paragraf. Jika hanya berupa frasa, maka tuliskan sebagai bagian dari sebuah kalimat yang lengkap. Jika sangat dibutuhkan, beri nomor urut dalam tanda kurung untuk menandai, dan dipisahkan dengan tanda titik koma.</w:t>
      </w:r>
    </w:p>
    <w:p w:rsidR="00000000" w:rsidDel="00000000" w:rsidP="00000000" w:rsidRDefault="00000000" w:rsidRPr="00000000" w14:paraId="00000050">
      <w:pPr>
        <w:pStyle w:val="Heading2"/>
        <w:pageBreakBefore w:val="0"/>
        <w:spacing w:before="480" w:lineRule="auto"/>
        <w:rPr/>
      </w:pPr>
      <w:r w:rsidDel="00000000" w:rsidR="00000000" w:rsidRPr="00000000">
        <w:rPr>
          <w:rtl w:val="0"/>
        </w:rPr>
        <w:t xml:space="preserve">4. KESIMPULAN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Penulisan isi kesimpulan menggunakan huruf dan gaya paragraf yang sama dengan bagian lainnya. Untuk menghindari kesalahan penulisan artikel, disarankan untuk langsung menggunakan dokumen ini sebagai format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template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dengan menghapus isi petunjuk penulisan ini dan menyimpan (save as) sesuai dengan nama file yang diminta. </w:t>
      </w:r>
    </w:p>
    <w:p w:rsidR="00000000" w:rsidDel="00000000" w:rsidP="00000000" w:rsidRDefault="00000000" w:rsidRPr="00000000" w14:paraId="00000052">
      <w:pPr>
        <w:pStyle w:val="Heading2"/>
        <w:pageBreakBefore w:val="0"/>
        <w:spacing w:before="480" w:lineRule="auto"/>
        <w:rPr/>
      </w:pPr>
      <w:r w:rsidDel="00000000" w:rsidR="00000000" w:rsidRPr="00000000">
        <w:rPr>
          <w:rtl w:val="0"/>
        </w:rPr>
        <w:t xml:space="preserve">UCAPAN TERIMA KASIH</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Bagian ini berisi ucapan terima kasih kepada suatu instansi jika penelitian ini didanai atau mendapat dukungan oleh instansi tersebut disertai dengan nomor kontrak penelitian, atau jika ada pihak yang secara signifikan membantu langsung penelitian atau penulisan artikel ini. Jika pihak tersebut sudah tercantum sebagai penulis, maka tidak perlu disebut lagi dalam Ucapan Terima Kasih ini.</w:t>
      </w:r>
    </w:p>
    <w:p w:rsidR="00000000" w:rsidDel="00000000" w:rsidP="00000000" w:rsidRDefault="00000000" w:rsidRPr="00000000" w14:paraId="00000054">
      <w:pPr>
        <w:pStyle w:val="Heading2"/>
        <w:pageBreakBefore w:val="0"/>
        <w:spacing w:before="480" w:lineRule="auto"/>
        <w:rPr>
          <w:vertAlign w:val="superscript"/>
        </w:rPr>
      </w:pPr>
      <w:r w:rsidDel="00000000" w:rsidR="00000000" w:rsidRPr="00000000">
        <w:rPr>
          <w:rtl w:val="0"/>
        </w:rPr>
        <w:t xml:space="preserve">DAFTAR rujukan</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Rujukan Buku:</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Bohmer, M. (2012).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Beginning Android ADK with Arduino.</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Newyork: Apress.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Meier, R. (2012).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Professional AndroidTM 4 </w:t>
      </w:r>
      <w:sdt>
        <w:sdtPr>
          <w:tag w:val="goog_rdk_0"/>
        </w:sdtPr>
        <w:sdtContent>
          <w:ins w:author="Uro INET" w:id="0" w:date="2022-11-15T07:46:16Z">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AQ</w:t>
            </w:r>
          </w:ins>
        </w:sdtContent>
      </w:sdt>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Application Development.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Indianapolis: John Wiley &amp; Sons, Inc.</w:t>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b w:val="1"/>
          <w:rtl w:val="0"/>
        </w:rPr>
        <w:t xml:space="preserve">Rujukan Jurnal: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Atzori, L., &amp; Andreas. (2012). Performance Analysis of Fractal Modulation Transmission over Fast Fading Wireless Channels.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IEEE Transactions on Broadcasting, 48</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(2), 103 - 110.</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Darlis, A. R., Lidyawati, L., &amp; Nataliana, D. (2016). Implementasi Visible LIght Communication (VLC) pada Sistem Komunikasi.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Elkomika, 1</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 13 - 25.</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Rujukan Prosiding: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Zeng, G., &amp; Qiu, Z. (2008). Audio Watermarking in DCT.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International COnference on Signal Processing</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(pp. 2193 - 2196).</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Rujukan Sumber </w:t>
      </w:r>
      <w:r w:rsidDel="00000000" w:rsidR="00000000" w:rsidRPr="00000000">
        <w:rPr>
          <w:rFonts w:ascii="Tahoma" w:cs="Tahoma" w:eastAsia="Tahoma" w:hAnsi="Tahoma"/>
          <w:b w:val="1"/>
          <w:i w:val="1"/>
          <w:smallCaps w:val="0"/>
          <w:strike w:val="0"/>
          <w:color w:val="000000"/>
          <w:sz w:val="22"/>
          <w:szCs w:val="22"/>
          <w:u w:val="none"/>
          <w:shd w:fill="auto" w:val="clear"/>
          <w:vertAlign w:val="baseline"/>
          <w:rtl w:val="0"/>
        </w:rPr>
        <w:t xml:space="preserve">Online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Macleod, D. (2010, June 25).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Post-Modernism and Urban Planning</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Retrieved from www3.sympatico.ca.</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Catatan : </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Daftar Rujukan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diwajibkan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minimal 15 yang tersebar dalam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10 tahun terakhir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Seluruh daftar rujukan diatas harus terujuk di dalam artikel dengan contoh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…..…Pada tahun 2012, penelitian yang dilakukan oleh Meier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(Meier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,2012)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dan timnya, mencoba untuk mengirimkan data dengan kecepatan tinggi……</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Penulisan daftar rujukan diwajibkan menggunakan aplikasi penulisan referensi, seperti halnya mendeley, endnote, word references, atau lainnya.</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sectPr>
      <w:headerReference r:id="rId13" w:type="default"/>
      <w:headerReference r:id="rId14" w:type="even"/>
      <w:type w:val="nextPage"/>
      <w:pgSz w:h="16840" w:w="11907" w:orient="portrait"/>
      <w:pgMar w:bottom="1418" w:top="1701" w:left="1418" w:right="1418" w:header="851"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Jurnal Tekno Insentif –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Jurnal Tekno Insentif –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40" w:lineRule="auto"/>
      <w:ind w:left="0" w:right="0" w:firstLine="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Jurnal Tekno Insentif</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Vol. X | No.  X | [Bulan] [Tahun]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DOI : </w:t>
    </w:r>
    <w:r w:rsidDel="00000000" w:rsidR="00000000" w:rsidRPr="00000000">
      <w:rPr>
        <w:rFonts w:ascii="Tahoma" w:cs="Tahoma" w:eastAsia="Tahoma" w:hAnsi="Tahoma"/>
        <w:b w:val="0"/>
        <w:i w:val="0"/>
        <w:smallCaps w:val="0"/>
        <w:strike w:val="0"/>
        <w:color w:val="000000"/>
        <w:sz w:val="20"/>
        <w:szCs w:val="20"/>
        <w:highlight w:val="white"/>
        <w:u w:val="none"/>
        <w:vertAlign w:val="baseline"/>
        <w:rtl w:val="0"/>
      </w:rPr>
      <w:t xml:space="preserve">http://dx.doi.org/10.36787/jti</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Halaman XX - XX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40" w:lineRule="auto"/>
      <w:ind w:left="0" w:right="0" w:firstLine="0"/>
      <w:jc w:val="center"/>
      <w:rPr>
        <w:rFonts w:ascii="Tahoma" w:cs="Tahoma" w:eastAsia="Tahoma" w:hAnsi="Tahoma"/>
        <w:b w:val="0"/>
        <w:i w:val="0"/>
        <w:smallCaps w:val="0"/>
        <w:strike w:val="0"/>
        <w:color w:val="c4bc96"/>
        <w:sz w:val="20"/>
        <w:szCs w:val="20"/>
        <w:u w:val="none"/>
        <w:shd w:fill="auto" w:val="clear"/>
        <w:vertAlign w:val="baseline"/>
      </w:rPr>
    </w:pPr>
    <w:r w:rsidDel="00000000" w:rsidR="00000000" w:rsidRPr="00000000">
      <w:rPr>
        <w:rFonts w:ascii="Tahoma" w:cs="Tahoma" w:eastAsia="Tahoma" w:hAnsi="Tahoma"/>
        <w:b w:val="0"/>
        <w:i w:val="0"/>
        <w:smallCaps w:val="0"/>
        <w:strike w:val="0"/>
        <w:color w:val="c4bc96"/>
        <w:sz w:val="20"/>
        <w:szCs w:val="20"/>
        <w:u w:val="none"/>
        <w:shd w:fill="auto" w:val="clear"/>
        <w:vertAlign w:val="baseline"/>
        <w:rtl w:val="0"/>
      </w:rPr>
      <w:t xml:space="preserve">Penulis Pertama dan Penulis Kedua</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Tuliskan judul artikel sebagai header halaman ganjil</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Tuliskan Nama Penulis sebagai header halaman genap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00" w:hanging="585"/>
      </w:pPr>
      <w:rPr/>
    </w:lvl>
    <w:lvl w:ilvl="1">
      <w:start w:val="1"/>
      <w:numFmt w:val="lowerLetter"/>
      <w:lvlText w:val="%2."/>
      <w:lvlJc w:val="left"/>
      <w:pPr>
        <w:ind w:left="1495" w:hanging="360"/>
      </w:pPr>
      <w:rPr/>
    </w:lvl>
    <w:lvl w:ilvl="2">
      <w:start w:val="1"/>
      <w:numFmt w:val="lowerRoman"/>
      <w:lvlText w:val="%3."/>
      <w:lvlJc w:val="right"/>
      <w:pPr>
        <w:ind w:left="2215" w:hanging="180"/>
      </w:pPr>
      <w:rPr/>
    </w:lvl>
    <w:lvl w:ilvl="3">
      <w:start w:val="1"/>
      <w:numFmt w:val="decimal"/>
      <w:lvlText w:val="%4."/>
      <w:lvlJc w:val="left"/>
      <w:pPr>
        <w:ind w:left="2935" w:hanging="360"/>
      </w:pPr>
      <w:rPr/>
    </w:lvl>
    <w:lvl w:ilvl="4">
      <w:start w:val="1"/>
      <w:numFmt w:val="lowerLetter"/>
      <w:lvlText w:val="%5."/>
      <w:lvlJc w:val="left"/>
      <w:pPr>
        <w:ind w:left="3655" w:hanging="360"/>
      </w:pPr>
      <w:rPr/>
    </w:lvl>
    <w:lvl w:ilvl="5">
      <w:start w:val="1"/>
      <w:numFmt w:val="lowerRoman"/>
      <w:lvlText w:val="%6."/>
      <w:lvlJc w:val="right"/>
      <w:pPr>
        <w:ind w:left="4375" w:hanging="180"/>
      </w:pPr>
      <w:rPr/>
    </w:lvl>
    <w:lvl w:ilvl="6">
      <w:start w:val="1"/>
      <w:numFmt w:val="decimal"/>
      <w:lvlText w:val="%7."/>
      <w:lvlJc w:val="left"/>
      <w:pPr>
        <w:ind w:left="5095" w:hanging="360"/>
      </w:pPr>
      <w:rPr/>
    </w:lvl>
    <w:lvl w:ilvl="7">
      <w:start w:val="1"/>
      <w:numFmt w:val="lowerLetter"/>
      <w:lvlText w:val="%8."/>
      <w:lvlJc w:val="left"/>
      <w:pPr>
        <w:ind w:left="5815" w:hanging="360"/>
      </w:pPr>
      <w:rPr/>
    </w:lvl>
    <w:lvl w:ilvl="8">
      <w:start w:val="1"/>
      <w:numFmt w:val="lowerRoman"/>
      <w:lvlText w:val="%9."/>
      <w:lvlJc w:val="right"/>
      <w:pPr>
        <w:ind w:left="6535" w:hanging="180"/>
      </w:pPr>
      <w:rPr/>
    </w:lvl>
  </w:abstractNum>
  <w:abstractNum w:abstractNumId="2">
    <w:lvl w:ilvl="0">
      <w:start w:val="1"/>
      <w:numFmt w:val="decimal"/>
      <w:lvlText w:val="%1."/>
      <w:lvlJc w:val="left"/>
      <w:pPr>
        <w:ind w:left="720" w:hanging="36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id-ID"/>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center"/>
    </w:pPr>
    <w:rPr>
      <w:b w:val="1"/>
      <w:sz w:val="36"/>
      <w:szCs w:val="36"/>
    </w:rPr>
  </w:style>
  <w:style w:type="paragraph" w:styleId="Heading2">
    <w:name w:val="heading 2"/>
    <w:basedOn w:val="Normal"/>
    <w:next w:val="Normal"/>
    <w:pPr>
      <w:pageBreakBefore w:val="0"/>
      <w:spacing w:after="240" w:lineRule="auto"/>
      <w:jc w:val="center"/>
    </w:pPr>
    <w:rPr>
      <w:b w:val="1"/>
      <w:smallCaps w:val="1"/>
    </w:rPr>
  </w:style>
  <w:style w:type="paragraph" w:styleId="Heading3">
    <w:name w:val="heading 3"/>
    <w:basedOn w:val="Normal"/>
    <w:next w:val="Normal"/>
    <w:pPr>
      <w:pageBreakBefore w:val="0"/>
    </w:pPr>
    <w:rPr>
      <w:b w:val="1"/>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pageBreakBefore w:val="0"/>
      <w:ind w:left="0" w:firstLine="0"/>
      <w:jc w:val="center"/>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4009C"/>
    <w:pPr>
      <w:jc w:val="both"/>
    </w:pPr>
    <w:rPr>
      <w:rFonts w:ascii="Tahoma" w:hAnsi="Tahoma"/>
      <w:sz w:val="22"/>
      <w:lang w:eastAsia="en-US" w:val="id-ID"/>
    </w:rPr>
  </w:style>
  <w:style w:type="paragraph" w:styleId="Heading1">
    <w:name w:val="heading 1"/>
    <w:aliases w:val="Judul"/>
    <w:basedOn w:val="Normal"/>
    <w:next w:val="Penulis"/>
    <w:link w:val="Heading1Char"/>
    <w:uiPriority w:val="9"/>
    <w:qFormat w:val="1"/>
    <w:rsid w:val="0064009C"/>
    <w:pPr>
      <w:keepNext w:val="1"/>
      <w:jc w:val="center"/>
      <w:outlineLvl w:val="0"/>
    </w:pPr>
    <w:rPr>
      <w:b w:val="1"/>
      <w:sz w:val="36"/>
    </w:rPr>
  </w:style>
  <w:style w:type="paragraph" w:styleId="Heading2">
    <w:name w:val="heading 2"/>
    <w:aliases w:val="Heading"/>
    <w:basedOn w:val="BodyText"/>
    <w:next w:val="BodyText"/>
    <w:qFormat w:val="1"/>
    <w:rsid w:val="0064009C"/>
    <w:pPr>
      <w:jc w:val="center"/>
      <w:outlineLvl w:val="1"/>
    </w:pPr>
    <w:rPr>
      <w:b w:val="1"/>
      <w:caps w:val="1"/>
      <w:szCs w:val="24"/>
    </w:rPr>
  </w:style>
  <w:style w:type="paragraph" w:styleId="Heading3">
    <w:name w:val="heading 3"/>
    <w:aliases w:val="Sub-heading"/>
    <w:basedOn w:val="Normal"/>
    <w:next w:val="BodyText"/>
    <w:qFormat w:val="1"/>
    <w:rsid w:val="0064009C"/>
    <w:pPr>
      <w:outlineLvl w:val="2"/>
    </w:pPr>
    <w:rPr>
      <w:b w:val="1"/>
      <w:szCs w:val="22"/>
    </w:rPr>
  </w:style>
  <w:style w:type="paragraph" w:styleId="Heading4">
    <w:name w:val="heading 4"/>
    <w:aliases w:val="Sub-subheading"/>
    <w:basedOn w:val="Heading3"/>
    <w:next w:val="Normal"/>
    <w:rsid w:val="00990876"/>
    <w:pPr>
      <w:outlineLvl w:val="3"/>
    </w:pPr>
  </w:style>
  <w:style w:type="paragraph" w:styleId="Heading5">
    <w:name w:val="heading 5"/>
    <w:basedOn w:val="Normal"/>
    <w:next w:val="Normal"/>
    <w:rsid w:val="003B172F"/>
    <w:pPr>
      <w:keepNext w:val="1"/>
      <w:numPr>
        <w:numId w:val="1"/>
      </w:numPr>
      <w:jc w:val="center"/>
      <w:outlineLvl w:val="4"/>
    </w:pPr>
    <w:rPr>
      <w:b w:val="1"/>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rsid w:val="003B172F"/>
    <w:rPr>
      <w:color w:val="0000ff"/>
      <w:u w:val="single"/>
    </w:rPr>
  </w:style>
  <w:style w:type="character" w:styleId="FollowedHyperlink">
    <w:name w:val="FollowedHyperlink"/>
    <w:basedOn w:val="DefaultParagraphFont"/>
    <w:rsid w:val="003B172F"/>
    <w:rPr>
      <w:color w:val="800080"/>
      <w:u w:val="single"/>
    </w:rPr>
  </w:style>
  <w:style w:type="paragraph" w:styleId="BodyText">
    <w:name w:val="Body Text"/>
    <w:basedOn w:val="Normal"/>
    <w:rsid w:val="004033A1"/>
    <w:pPr>
      <w:spacing w:after="240"/>
    </w:pPr>
    <w:rPr>
      <w:szCs w:val="22"/>
    </w:rPr>
  </w:style>
  <w:style w:type="paragraph" w:styleId="BodyTextNumbered" w:customStyle="1">
    <w:name w:val="Body Text Numbered"/>
    <w:basedOn w:val="Normal"/>
    <w:rsid w:val="00476C86"/>
    <w:pPr>
      <w:numPr>
        <w:numId w:val="6"/>
      </w:numPr>
      <w:tabs>
        <w:tab w:val="clear" w:pos="1000"/>
      </w:tabs>
      <w:ind w:left="340" w:hanging="340"/>
    </w:pPr>
    <w:rPr>
      <w:szCs w:val="22"/>
    </w:rPr>
  </w:style>
  <w:style w:type="paragraph" w:styleId="FootnoteText">
    <w:name w:val="footnote text"/>
    <w:basedOn w:val="Normal"/>
    <w:semiHidden w:val="1"/>
    <w:rsid w:val="003B172F"/>
  </w:style>
  <w:style w:type="character" w:styleId="FootnoteReference">
    <w:name w:val="footnote reference"/>
    <w:basedOn w:val="DefaultParagraphFont"/>
    <w:semiHidden w:val="1"/>
    <w:rsid w:val="003B172F"/>
    <w:rPr>
      <w:vertAlign w:val="superscript"/>
    </w:rPr>
  </w:style>
  <w:style w:type="paragraph" w:styleId="Footer">
    <w:name w:val="footer"/>
    <w:basedOn w:val="Normal"/>
    <w:link w:val="FooterChar"/>
    <w:uiPriority w:val="99"/>
    <w:rsid w:val="00A240C8"/>
    <w:pPr>
      <w:framePr w:lines="0" w:wrap="around" w:hAnchor="margin" w:vAnchor="text" w:xAlign="center" w:y="1"/>
      <w:jc w:val="center"/>
    </w:pPr>
    <w:rPr>
      <w:color w:val="948a54"/>
      <w:sz w:val="20"/>
      <w:szCs w:val="18"/>
    </w:rPr>
  </w:style>
  <w:style w:type="character" w:styleId="PageNumber">
    <w:name w:val="page number"/>
    <w:basedOn w:val="DefaultParagraphFont"/>
    <w:rsid w:val="003B172F"/>
  </w:style>
  <w:style w:type="paragraph" w:styleId="Header">
    <w:name w:val="header"/>
    <w:basedOn w:val="Normal"/>
    <w:link w:val="HeaderChar"/>
    <w:rsid w:val="00A240C8"/>
    <w:pPr>
      <w:tabs>
        <w:tab w:val="right" w:pos="9072"/>
      </w:tabs>
      <w:jc w:val="center"/>
    </w:pPr>
    <w:rPr>
      <w:color w:val="c4bc96"/>
      <w:sz w:val="20"/>
      <w:szCs w:val="18"/>
    </w:rPr>
  </w:style>
  <w:style w:type="paragraph" w:styleId="References" w:customStyle="1">
    <w:name w:val="References"/>
    <w:basedOn w:val="FootnoteText"/>
    <w:rsid w:val="00216C7D"/>
    <w:pPr>
      <w:numPr>
        <w:numId w:val="3"/>
      </w:numPr>
      <w:tabs>
        <w:tab w:val="clear" w:pos="360"/>
      </w:tabs>
    </w:pPr>
    <w:rPr>
      <w:szCs w:val="22"/>
    </w:rPr>
  </w:style>
  <w:style w:type="table" w:styleId="TableGrid">
    <w:name w:val="Table Grid"/>
    <w:basedOn w:val="TableNormal"/>
    <w:rsid w:val="004D56C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enulis" w:customStyle="1">
    <w:name w:val="Penulis"/>
    <w:basedOn w:val="Heading2"/>
    <w:qFormat w:val="1"/>
    <w:rsid w:val="0064009C"/>
    <w:rPr>
      <w:noProof w:val="1"/>
      <w:sz w:val="24"/>
    </w:rPr>
  </w:style>
  <w:style w:type="paragraph" w:styleId="Afiliasi" w:customStyle="1">
    <w:name w:val="Afiliasi"/>
    <w:basedOn w:val="Normal"/>
    <w:qFormat w:val="1"/>
    <w:rsid w:val="0064009C"/>
    <w:pPr>
      <w:jc w:val="center"/>
    </w:pPr>
    <w:rPr>
      <w:sz w:val="24"/>
      <w:szCs w:val="24"/>
    </w:rPr>
  </w:style>
  <w:style w:type="paragraph" w:styleId="Abstrak" w:customStyle="1">
    <w:name w:val="Abstrak"/>
    <w:basedOn w:val="BodyText"/>
    <w:qFormat w:val="1"/>
    <w:rsid w:val="0064009C"/>
    <w:pPr>
      <w:ind w:left="567" w:right="567"/>
    </w:pPr>
    <w:rPr>
      <w:i w:val="1"/>
      <w:noProof w:val="1"/>
      <w:lang w:val="en-GB"/>
    </w:rPr>
  </w:style>
  <w:style w:type="paragraph" w:styleId="JudulGambarTabel" w:customStyle="1">
    <w:name w:val="Judul Gambar Tabel"/>
    <w:basedOn w:val="Normal"/>
    <w:next w:val="BodyText"/>
    <w:rsid w:val="00990876"/>
    <w:pPr>
      <w:spacing w:after="120"/>
      <w:jc w:val="center"/>
    </w:pPr>
    <w:rPr>
      <w:b w:val="1"/>
      <w:sz w:val="20"/>
      <w:szCs w:val="18"/>
    </w:rPr>
  </w:style>
  <w:style w:type="paragraph" w:styleId="IsiTabel" w:customStyle="1">
    <w:name w:val="Isi Tabel"/>
    <w:basedOn w:val="Normal"/>
    <w:rsid w:val="00476C86"/>
    <w:pPr>
      <w:jc w:val="center"/>
    </w:pPr>
    <w:rPr>
      <w:sz w:val="20"/>
      <w:szCs w:val="22"/>
    </w:rPr>
  </w:style>
  <w:style w:type="paragraph" w:styleId="Gambar" w:customStyle="1">
    <w:name w:val="Gambar"/>
    <w:basedOn w:val="Normal"/>
    <w:next w:val="BodyText"/>
    <w:qFormat w:val="1"/>
    <w:rsid w:val="0064009C"/>
    <w:pPr>
      <w:jc w:val="center"/>
    </w:pPr>
    <w:rPr>
      <w:b w:val="1"/>
      <w:sz w:val="20"/>
      <w:szCs w:val="18"/>
    </w:rPr>
  </w:style>
  <w:style w:type="character" w:styleId="FooterChar" w:customStyle="1">
    <w:name w:val="Footer Char"/>
    <w:basedOn w:val="DefaultParagraphFont"/>
    <w:link w:val="Footer"/>
    <w:uiPriority w:val="99"/>
    <w:rsid w:val="000B19F4"/>
    <w:rPr>
      <w:color w:val="948a54"/>
      <w:szCs w:val="18"/>
      <w:lang w:eastAsia="en-US" w:val="en-US"/>
    </w:rPr>
  </w:style>
  <w:style w:type="paragraph" w:styleId="BalloonText">
    <w:name w:val="Balloon Text"/>
    <w:basedOn w:val="Normal"/>
    <w:link w:val="BalloonTextChar"/>
    <w:rsid w:val="000B19F4"/>
    <w:rPr>
      <w:rFonts w:cs="Tahoma"/>
      <w:sz w:val="16"/>
      <w:szCs w:val="16"/>
    </w:rPr>
  </w:style>
  <w:style w:type="character" w:styleId="BalloonTextChar" w:customStyle="1">
    <w:name w:val="Balloon Text Char"/>
    <w:basedOn w:val="DefaultParagraphFont"/>
    <w:link w:val="BalloonText"/>
    <w:rsid w:val="000B19F4"/>
    <w:rPr>
      <w:rFonts w:ascii="Tahoma" w:cs="Tahoma" w:hAnsi="Tahoma"/>
      <w:sz w:val="16"/>
      <w:szCs w:val="16"/>
      <w:lang w:eastAsia="en-US" w:val="en-US"/>
    </w:rPr>
  </w:style>
  <w:style w:type="character" w:styleId="PlaceholderText">
    <w:name w:val="Placeholder Text"/>
    <w:basedOn w:val="DefaultParagraphFont"/>
    <w:uiPriority w:val="99"/>
    <w:semiHidden w:val="1"/>
    <w:rsid w:val="00AB3523"/>
    <w:rPr>
      <w:color w:val="808080"/>
    </w:rPr>
  </w:style>
  <w:style w:type="character" w:styleId="Heading1Char" w:customStyle="1">
    <w:name w:val="Heading 1 Char"/>
    <w:aliases w:val="Judul Char"/>
    <w:basedOn w:val="DefaultParagraphFont"/>
    <w:link w:val="Heading1"/>
    <w:uiPriority w:val="9"/>
    <w:rsid w:val="0064009C"/>
    <w:rPr>
      <w:rFonts w:ascii="Tahoma" w:hAnsi="Tahoma"/>
      <w:b w:val="1"/>
      <w:sz w:val="36"/>
      <w:lang w:eastAsia="en-US" w:val="id-ID"/>
    </w:rPr>
  </w:style>
  <w:style w:type="paragraph" w:styleId="Bibliography">
    <w:name w:val="Bibliography"/>
    <w:basedOn w:val="Normal"/>
    <w:next w:val="Normal"/>
    <w:uiPriority w:val="37"/>
    <w:unhideWhenUsed w:val="1"/>
    <w:rsid w:val="009A230C"/>
    <w:pPr>
      <w:ind w:left="284" w:hanging="284"/>
    </w:pPr>
  </w:style>
  <w:style w:type="paragraph" w:styleId="EndnoteText">
    <w:name w:val="endnote text"/>
    <w:basedOn w:val="Normal"/>
    <w:link w:val="EndnoteTextChar"/>
    <w:rsid w:val="00841338"/>
    <w:rPr>
      <w:sz w:val="20"/>
    </w:rPr>
  </w:style>
  <w:style w:type="character" w:styleId="EndnoteTextChar" w:customStyle="1">
    <w:name w:val="Endnote Text Char"/>
    <w:basedOn w:val="DefaultParagraphFont"/>
    <w:link w:val="EndnoteText"/>
    <w:rsid w:val="00841338"/>
    <w:rPr>
      <w:rFonts w:ascii="Tahoma" w:hAnsi="Tahoma"/>
      <w:lang w:eastAsia="en-US" w:val="en-US"/>
    </w:rPr>
  </w:style>
  <w:style w:type="character" w:styleId="EndnoteReference">
    <w:name w:val="endnote reference"/>
    <w:basedOn w:val="DefaultParagraphFont"/>
    <w:rsid w:val="00841338"/>
    <w:rPr>
      <w:vertAlign w:val="superscript"/>
    </w:rPr>
  </w:style>
  <w:style w:type="character" w:styleId="CommentReference">
    <w:name w:val="annotation reference"/>
    <w:basedOn w:val="DefaultParagraphFont"/>
    <w:rsid w:val="00C645E3"/>
    <w:rPr>
      <w:sz w:val="16"/>
      <w:szCs w:val="16"/>
    </w:rPr>
  </w:style>
  <w:style w:type="paragraph" w:styleId="CommentText">
    <w:name w:val="annotation text"/>
    <w:basedOn w:val="Normal"/>
    <w:link w:val="CommentTextChar"/>
    <w:rsid w:val="00C645E3"/>
    <w:rPr>
      <w:sz w:val="20"/>
    </w:rPr>
  </w:style>
  <w:style w:type="character" w:styleId="CommentTextChar" w:customStyle="1">
    <w:name w:val="Comment Text Char"/>
    <w:basedOn w:val="DefaultParagraphFont"/>
    <w:link w:val="CommentText"/>
    <w:rsid w:val="00C645E3"/>
    <w:rPr>
      <w:rFonts w:ascii="Tahoma" w:hAnsi="Tahoma"/>
      <w:lang w:eastAsia="en-US" w:val="id-ID"/>
    </w:rPr>
  </w:style>
  <w:style w:type="paragraph" w:styleId="CommentSubject">
    <w:name w:val="annotation subject"/>
    <w:basedOn w:val="CommentText"/>
    <w:next w:val="CommentText"/>
    <w:link w:val="CommentSubjectChar"/>
    <w:rsid w:val="00C645E3"/>
    <w:rPr>
      <w:b w:val="1"/>
      <w:bCs w:val="1"/>
    </w:rPr>
  </w:style>
  <w:style w:type="character" w:styleId="CommentSubjectChar" w:customStyle="1">
    <w:name w:val="Comment Subject Char"/>
    <w:basedOn w:val="CommentTextChar"/>
    <w:link w:val="CommentSubject"/>
    <w:rsid w:val="00C645E3"/>
    <w:rPr>
      <w:rFonts w:ascii="Tahoma" w:hAnsi="Tahoma"/>
      <w:b w:val="1"/>
      <w:bCs w:val="1"/>
      <w:lang w:eastAsia="en-US" w:val="id-ID"/>
    </w:rPr>
  </w:style>
  <w:style w:type="paragraph" w:styleId="Default" w:customStyle="1">
    <w:name w:val="Default"/>
    <w:rsid w:val="00382126"/>
    <w:pPr>
      <w:autoSpaceDE w:val="0"/>
      <w:autoSpaceDN w:val="0"/>
      <w:adjustRightInd w:val="0"/>
    </w:pPr>
    <w:rPr>
      <w:rFonts w:ascii="Tahoma" w:cs="Tahoma" w:hAnsi="Tahoma" w:eastAsiaTheme="minorHAnsi"/>
      <w:color w:val="000000"/>
      <w:sz w:val="24"/>
      <w:szCs w:val="24"/>
      <w:lang w:eastAsia="en-US" w:val="en-US"/>
    </w:rPr>
  </w:style>
  <w:style w:type="character" w:styleId="HeaderChar" w:customStyle="1">
    <w:name w:val="Header Char"/>
    <w:link w:val="Header"/>
    <w:rsid w:val="008456B7"/>
    <w:rPr>
      <w:rFonts w:ascii="Tahoma" w:hAnsi="Tahoma"/>
      <w:color w:val="c4bc96"/>
      <w:szCs w:val="18"/>
      <w:lang w:eastAsia="en-US" w:val="id-ID"/>
    </w:rPr>
  </w:style>
  <w:style w:type="paragraph" w:styleId="ListParagraph">
    <w:name w:val="List Paragraph"/>
    <w:basedOn w:val="Normal"/>
    <w:uiPriority w:val="34"/>
    <w:qFormat w:val="1"/>
    <w:rsid w:val="008226C2"/>
    <w:pPr>
      <w:ind w:left="720"/>
      <w:contextualSpacing w:val="1"/>
    </w:pPr>
  </w:style>
  <w:style w:type="character" w:styleId="hps" w:customStyle="1">
    <w:name w:val="hps"/>
    <w:basedOn w:val="DefaultParagraphFont"/>
    <w:rsid w:val="008226C2"/>
  </w:style>
  <w:style w:type="paragraph" w:styleId="HTMLPreformatted">
    <w:name w:val="HTML Preformatted"/>
    <w:basedOn w:val="Normal"/>
    <w:link w:val="HTMLPreformattedChar"/>
    <w:uiPriority w:val="99"/>
    <w:rsid w:val="00277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cs="Courier New" w:hAnsi="Courier New"/>
      <w:sz w:val="20"/>
      <w:lang w:val="en-US"/>
    </w:rPr>
  </w:style>
  <w:style w:type="character" w:styleId="HTMLPreformattedChar" w:customStyle="1">
    <w:name w:val="HTML Preformatted Char"/>
    <w:basedOn w:val="DefaultParagraphFont"/>
    <w:link w:val="HTMLPreformatted"/>
    <w:uiPriority w:val="99"/>
    <w:rsid w:val="00277CB1"/>
    <w:rPr>
      <w:rFonts w:ascii="Courier New" w:cs="Courier New" w:hAnsi="Courier New"/>
      <w:lang w:eastAsia="en-US" w:val="en-US"/>
    </w:rPr>
  </w:style>
  <w:style w:type="character" w:styleId="Strong">
    <w:name w:val="Strong"/>
    <w:basedOn w:val="DefaultParagraphFont"/>
    <w:uiPriority w:val="22"/>
    <w:qFormat w:val="1"/>
    <w:rsid w:val="006E4387"/>
    <w:rPr>
      <w:rFonts w:cs="Times New Roman"/>
      <w:b w:val="1"/>
      <w:bCs w:val="1"/>
    </w:rPr>
  </w:style>
  <w:style w:type="character" w:styleId="Emphasis">
    <w:name w:val="Emphasis"/>
    <w:basedOn w:val="DefaultParagraphFont"/>
    <w:uiPriority w:val="20"/>
    <w:qFormat w:val="1"/>
    <w:rsid w:val="00E867A1"/>
    <w:rPr>
      <w:i w:val="1"/>
      <w:iCs w:val="1"/>
    </w:rPr>
  </w:style>
  <w:style w:type="character" w:styleId="UnresolvedMention">
    <w:name w:val="Unresolved Mention"/>
    <w:basedOn w:val="DefaultParagraphFont"/>
    <w:uiPriority w:val="99"/>
    <w:semiHidden w:val="1"/>
    <w:unhideWhenUsed w:val="1"/>
    <w:rsid w:val="001D609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eader" Target="header3.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header" Target="head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urnal.lldikti4.or.id/index.php/jurnaltekno"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0/wWU3h4Gaxne620/YRh65k6nQ==">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2012-06-07T04:24:00Z</dcterms:created>
  <dc:creator>FTEC2003</dc:creator>
</cp:coreProperties>
</file>